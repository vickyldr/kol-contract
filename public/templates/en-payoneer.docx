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C15B2">
      <w:pPr>
        <w:keepNext w:val="0"/>
        <w:keepLines w:val="0"/>
        <w:pageBreakBefore w:val="0"/>
        <w:widowControl w:val="0"/>
        <w:kinsoku/>
        <w:wordWrap/>
        <w:overflowPunct/>
        <w:topLinePunct w:val="0"/>
        <w:autoSpaceDE/>
        <w:autoSpaceDN/>
        <w:bidi w:val="0"/>
        <w:adjustRightInd/>
        <w:snapToGrid/>
        <w:spacing w:before="120" w:after="120" w:line="240" w:lineRule="auto"/>
        <w:ind w:left="0" w:firstLine="640" w:firstLineChars="200"/>
        <w:jc w:val="center"/>
        <w:textAlignment w:val="auto"/>
        <w:rPr>
          <w:rFonts w:ascii="Times New Roman" w:hAnsi="Times New Roman"/>
          <w:color w:val="auto"/>
          <w:sz w:val="32"/>
          <w:szCs w:val="32"/>
        </w:rPr>
      </w:pPr>
      <w:r>
        <w:rPr>
          <w:rFonts w:ascii="Times New Roman" w:hAnsi="Times New Roman" w:eastAsia="等线" w:cs="Arial"/>
          <w:b/>
          <w:color w:val="auto"/>
          <w:sz w:val="32"/>
          <w:szCs w:val="32"/>
        </w:rPr>
        <w:t>Cooperation Contract</w:t>
      </w:r>
    </w:p>
    <w:p w14:paraId="3A5286E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hint="default" w:ascii="Times New Roman" w:hAnsi="Times New Roman" w:cs="Times New Roman"/>
          <w:color w:val="auto"/>
          <w:sz w:val="24"/>
        </w:rPr>
      </w:pPr>
    </w:p>
    <w:p w14:paraId="1BA7A5BD">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u w:val="single"/>
        </w:rPr>
        <w:t>PARTY A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28D8FB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151EEF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06900D7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A</w:t>
            </w:r>
          </w:p>
        </w:tc>
      </w:tr>
      <w:tr w14:paraId="3AA542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3EDA2B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Legal Name:</w:t>
            </w:r>
          </w:p>
        </w:tc>
        <w:tc>
          <w:tcPr>
            <w:tcW w:w="4260" w:type="dxa"/>
            <w:tcMar>
              <w:top w:w="60" w:type="dxa"/>
              <w:left w:w="120" w:type="dxa"/>
              <w:bottom w:w="30" w:type="dxa"/>
              <w:right w:w="120" w:type="dxa"/>
            </w:tcMar>
          </w:tcPr>
          <w:p w14:paraId="52BA13B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u w:val="single"/>
              </w:rPr>
              <w:t>Quvideo (Hong Kong) Limited</w:t>
            </w:r>
          </w:p>
        </w:tc>
      </w:tr>
      <w:tr w14:paraId="2AD329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1A3A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Registered Address :</w:t>
            </w:r>
          </w:p>
        </w:tc>
        <w:tc>
          <w:tcPr>
            <w:tcW w:w="4260" w:type="dxa"/>
            <w:tcMar>
              <w:top w:w="60" w:type="dxa"/>
              <w:left w:w="120" w:type="dxa"/>
              <w:bottom w:w="30" w:type="dxa"/>
              <w:right w:w="120" w:type="dxa"/>
            </w:tcMar>
          </w:tcPr>
          <w:p w14:paraId="29B5C0B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Unit A1 of Unit, 11th Floor, Success Commercial Building, 245-251 Hennessy Road, Hong Kong</w:t>
            </w:r>
          </w:p>
        </w:tc>
      </w:tr>
      <w:tr w14:paraId="7DC71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D422F8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Registration Number:</w:t>
            </w:r>
          </w:p>
        </w:tc>
        <w:tc>
          <w:tcPr>
            <w:tcW w:w="4260" w:type="dxa"/>
            <w:tcMar>
              <w:top w:w="60" w:type="dxa"/>
              <w:left w:w="120" w:type="dxa"/>
              <w:bottom w:w="30" w:type="dxa"/>
              <w:right w:w="120" w:type="dxa"/>
            </w:tcMar>
          </w:tcPr>
          <w:p w14:paraId="3FD8A3F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2206011</w:t>
            </w:r>
          </w:p>
        </w:tc>
      </w:tr>
      <w:tr w14:paraId="53097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D65E1F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15F6356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宋体"/>
                <w:color w:val="auto"/>
                <w:sz w:val="24"/>
                <w:lang w:val="en-US" w:eastAsia="zh-CN"/>
              </w:rPr>
            </w:pPr>
            <w:r>
              <w:rPr>
                <w:rFonts w:hint="eastAsia"/>
                <w:color w:val="auto"/>
                <w:sz w:val="24"/>
                <w:lang w:val="en-US" w:eastAsia="zh-CN"/>
              </w:rPr>
              <w:t>Business@rythmixapp.com</w:t>
            </w:r>
          </w:p>
        </w:tc>
      </w:tr>
    </w:tbl>
    <w:p w14:paraId="2DC570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PARTY B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5CA407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38AAC5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50D8202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w:t>
            </w:r>
          </w:p>
        </w:tc>
      </w:tr>
      <w:tr w14:paraId="4C8B4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0EAB64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 xml:space="preserve">Legal Name: </w:t>
            </w:r>
          </w:p>
        </w:tc>
        <w:tc>
          <w:tcPr>
            <w:tcW w:w="4260" w:type="dxa"/>
            <w:tcMar>
              <w:top w:w="60" w:type="dxa"/>
              <w:left w:w="120" w:type="dxa"/>
              <w:bottom w:w="30" w:type="dxa"/>
              <w:right w:w="120" w:type="dxa"/>
            </w:tcMar>
          </w:tcPr>
          <w:p w14:paraId="33CCB1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507A23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D0EEB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Contact Address :</w:t>
            </w:r>
          </w:p>
        </w:tc>
        <w:tc>
          <w:tcPr>
            <w:tcW w:w="4260" w:type="dxa"/>
            <w:tcMar>
              <w:top w:w="60" w:type="dxa"/>
              <w:left w:w="120" w:type="dxa"/>
              <w:bottom w:w="30" w:type="dxa"/>
              <w:right w:w="120" w:type="dxa"/>
            </w:tcMar>
          </w:tcPr>
          <w:p w14:paraId="584DA98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854A9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969447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Identity Number:</w:t>
            </w:r>
          </w:p>
        </w:tc>
        <w:tc>
          <w:tcPr>
            <w:tcW w:w="4260" w:type="dxa"/>
            <w:tcMar>
              <w:top w:w="60" w:type="dxa"/>
              <w:left w:w="120" w:type="dxa"/>
              <w:bottom w:w="30" w:type="dxa"/>
              <w:right w:w="120" w:type="dxa"/>
            </w:tcMar>
          </w:tcPr>
          <w:p w14:paraId="4E4891D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EB3D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59E3F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3E08F76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735CF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B9F1DE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[TikTok/Instagram/YouTube/Telegram] Account:</w:t>
            </w:r>
          </w:p>
        </w:tc>
        <w:tc>
          <w:tcPr>
            <w:tcW w:w="4260" w:type="dxa"/>
            <w:tcMar>
              <w:top w:w="60" w:type="dxa"/>
              <w:left w:w="120" w:type="dxa"/>
              <w:bottom w:w="30" w:type="dxa"/>
              <w:right w:w="120" w:type="dxa"/>
            </w:tcMar>
          </w:tcPr>
          <w:p w14:paraId="371404F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6CAF40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A616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Specify publishing channel/link:</w:t>
            </w:r>
          </w:p>
        </w:tc>
        <w:tc>
          <w:tcPr>
            <w:tcW w:w="4260" w:type="dxa"/>
            <w:tcMar>
              <w:top w:w="60" w:type="dxa"/>
              <w:left w:w="120" w:type="dxa"/>
              <w:bottom w:w="30" w:type="dxa"/>
              <w:right w:w="120" w:type="dxa"/>
            </w:tcMar>
          </w:tcPr>
          <w:p w14:paraId="4400F62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7C5CF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tcMar>
              <w:top w:w="60" w:type="dxa"/>
              <w:left w:w="120" w:type="dxa"/>
              <w:bottom w:w="30" w:type="dxa"/>
              <w:right w:w="120" w:type="dxa"/>
            </w:tcMar>
          </w:tcPr>
          <w:p w14:paraId="5E0E6ED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 Account Information</w:t>
            </w:r>
            <w:ins w:id="0" w:author="xxr" w:date="2025-12-01T14:08:22Z">
              <w:r>
                <w:rPr>
                  <w:rFonts w:hint="eastAsia" w:eastAsia="等线" w:cs="Arial"/>
                  <w:b/>
                  <w:color w:val="auto"/>
                  <w:sz w:val="24"/>
                  <w:lang w:eastAsia="zh-CN"/>
                </w:rPr>
                <w:t>（ if using own account</w:t>
              </w:r>
            </w:ins>
            <w:ins w:id="1" w:author="xxr" w:date="2025-12-01T14:08:22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ADB33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9BE8AD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eastAsia="等线" w:cs="Arial"/>
                <w:color w:val="auto"/>
                <w:sz w:val="24"/>
                <w:highlight w:val="yellow"/>
                <w:lang w:val="en-US" w:eastAsia="zh-CN"/>
              </w:rPr>
              <w:t>Payponeer Name</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tcPr>
          <w:p w14:paraId="6F5E758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2C9940A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eastAsia="等线" w:cs="Arial"/>
                <w:color w:val="auto"/>
                <w:sz w:val="24"/>
                <w:highlight w:val="yellow"/>
                <w:lang w:val="en-US" w:eastAsia="zh-CN"/>
              </w:rPr>
              <w:t>Payponeer Account Email</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626E2B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shd w:val="clear" w:color="auto" w:fill="auto"/>
            <w:tcMar>
              <w:top w:w="60" w:type="dxa"/>
              <w:left w:w="120" w:type="dxa"/>
              <w:bottom w:w="30" w:type="dxa"/>
              <w:right w:w="120" w:type="dxa"/>
            </w:tcMar>
            <w:vAlign w:val="top"/>
          </w:tcPr>
          <w:p w14:paraId="411F570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宋体" w:cs="Times New Roman"/>
                <w:color w:val="auto"/>
                <w:sz w:val="24"/>
                <w:szCs w:val="22"/>
              </w:rPr>
            </w:pPr>
            <w:r>
              <w:rPr>
                <w:rFonts w:ascii="Times New Roman" w:hAnsi="Times New Roman" w:eastAsia="等线" w:cs="Arial"/>
                <w:b/>
                <w:color w:val="auto"/>
                <w:sz w:val="24"/>
              </w:rPr>
              <w:t>Party B Account Information</w:t>
            </w:r>
            <w:ins w:id="2" w:author="xxr" w:date="2025-12-01T14:08:30Z">
              <w:r>
                <w:rPr>
                  <w:rFonts w:hint="eastAsia" w:eastAsia="等线" w:cs="Arial"/>
                  <w:b/>
                  <w:color w:val="auto"/>
                  <w:sz w:val="24"/>
                  <w:lang w:eastAsia="zh-CN"/>
                </w:rPr>
                <w:t>（if using third-party account</w:t>
              </w:r>
            </w:ins>
            <w:ins w:id="3" w:author="xxr" w:date="2025-12-01T14:08:30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8FCA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0E3F1F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eastAsia="等线" w:cs="Arial"/>
                <w:color w:val="auto"/>
                <w:sz w:val="24"/>
                <w:highlight w:val="yellow"/>
                <w:lang w:val="en-US" w:eastAsia="zh-CN"/>
              </w:rPr>
              <w:t>Payponeer Name</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vAlign w:val="top"/>
          </w:tcPr>
          <w:p w14:paraId="4376B68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2D2507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eastAsia="等线" w:cs="Arial"/>
                <w:color w:val="auto"/>
                <w:sz w:val="24"/>
                <w:highlight w:val="yellow"/>
                <w:lang w:val="en-US" w:eastAsia="zh-CN"/>
              </w:rPr>
              <w:t>Payponeer</w:t>
            </w:r>
            <w:bookmarkStart w:id="0" w:name="_GoBack"/>
            <w:bookmarkEnd w:id="0"/>
            <w:r>
              <w:rPr>
                <w:rFonts w:hint="eastAsia" w:eastAsia="等线" w:cs="Arial"/>
                <w:color w:val="auto"/>
                <w:sz w:val="24"/>
                <w:highlight w:val="yellow"/>
                <w:lang w:val="en-US" w:eastAsia="zh-CN"/>
              </w:rPr>
              <w:t xml:space="preserve"> Account Email</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bl>
    <w:p w14:paraId="7229E19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WHEREAS</w:t>
      </w:r>
    </w:p>
    <w:p w14:paraId="5B54E6EF">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A is [the operator/an affiliate of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 xml:space="preserve">】 </w:t>
      </w:r>
      <w:r>
        <w:rPr>
          <w:rFonts w:ascii="Times New Roman" w:hAnsi="Times New Roman" w:eastAsia="等线" w:cs="Arial"/>
          <w:color w:val="auto"/>
          <w:sz w:val="24"/>
        </w:rPr>
        <w:t>APP;</w:t>
      </w:r>
    </w:p>
    <w:p w14:paraId="67A4948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is a celebrity on [TikTok/Instagram/YouTube/Telegram];</w:t>
      </w:r>
    </w:p>
    <w:p w14:paraId="76771EA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Based on the principles of equal footing, mutual benefits, good faith, and credibility, Party A and Party B have reached the following agreement on Party B's promoting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(operated by Party A) on Party B's [TikTok/Instagram/YouTube/Telegram] account (hereinafter referred to as "Social Media Account").</w:t>
      </w:r>
    </w:p>
    <w:p w14:paraId="7DDCE0D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color w:val="auto"/>
          <w:sz w:val="28"/>
          <w:szCs w:val="28"/>
        </w:rPr>
      </w:pPr>
      <w:r>
        <w:rPr>
          <w:rFonts w:ascii="Times New Roman" w:hAnsi="Times New Roman" w:eastAsia="等线" w:cs="Arial"/>
          <w:b/>
          <w:color w:val="auto"/>
          <w:sz w:val="28"/>
          <w:szCs w:val="28"/>
        </w:rPr>
        <w:t xml:space="preserve">Description of cooperation </w:t>
      </w:r>
    </w:p>
    <w:p w14:paraId="44EF66B6">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Production:</w:t>
      </w:r>
      <w:r>
        <w:rPr>
          <w:rFonts w:ascii="Times New Roman" w:hAnsi="Times New Roman" w:eastAsia="等线" w:cs="Arial"/>
          <w:color w:val="auto"/>
          <w:sz w:val="24"/>
        </w:rPr>
        <w:t xml:space="preserve"> Party B shall be familiar with the use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learn about the features, characteristics, usage, and other details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determine the promotion ideas and write scripts according to the characteristics of the APP and Party A's requirements. Party B shall shoot Promotional Videos according to Party A's requirements, and after the Promotional Videos are reviewed and approved by Party A.</w:t>
      </w:r>
    </w:p>
    <w:p w14:paraId="7693E861">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Release:</w:t>
      </w:r>
      <w:r>
        <w:rPr>
          <w:rFonts w:ascii="Times New Roman" w:hAnsi="Times New Roman" w:eastAsia="等线" w:cs="Arial"/>
          <w:b/>
          <w:color w:val="auto"/>
          <w:sz w:val="24"/>
        </w:rPr>
        <w:t xml:space="preserve"> </w:t>
      </w:r>
      <w:r>
        <w:rPr>
          <w:rFonts w:ascii="Times New Roman" w:hAnsi="Times New Roman" w:eastAsia="等线" w:cs="Arial"/>
          <w:color w:val="auto"/>
          <w:sz w:val="24"/>
        </w:rPr>
        <w:t>Party B shall release Promotional Videos (hereinafter referred to as "Promotional Videos, Video or Videos") that meet Party A's requirements on social media platforms that are designated by Party A. The contents and scripts of the Promotional Videos shall meet Party A's demands.</w:t>
      </w:r>
    </w:p>
    <w:p w14:paraId="7FB7197A">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specific content and the cooperation fee of each Promotional Video will be confirmed with the IO form (see Annex I) and Annex II.</w:t>
      </w:r>
    </w:p>
    <w:p w14:paraId="74E1C105">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Cooperation fee and payment method</w:t>
      </w:r>
    </w:p>
    <w:p w14:paraId="50795249">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a Promotional Video is not approved by Party A, Party A shall not be required to pay any fees.</w:t>
      </w:r>
    </w:p>
    <w:p w14:paraId="65FFAF5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payment method will be</w:t>
      </w:r>
      <w:r>
        <w:rPr>
          <w:rFonts w:ascii="Times New Roman" w:hAnsi="Times New Roman" w:eastAsia="等线" w:cs="Arial"/>
          <w:color w:val="auto"/>
          <w:sz w:val="24"/>
          <w:shd w:val="clear" w:fill="FFE928"/>
        </w:rPr>
        <w:t>【</w:t>
      </w:r>
      <w:ins w:id="4" w:author="waldeinsamkeit" w:date="2025-12-04T14:41:40Z">
        <w:r>
          <w:rPr>
            <w:rFonts w:hint="eastAsia" w:eastAsia="等线" w:cs="Arial"/>
            <w:color w:val="auto"/>
            <w:sz w:val="24"/>
            <w:shd w:val="clear" w:fill="FFE928"/>
          </w:rPr>
          <w:t>bank transfer/ paypal / payoneer</w:t>
        </w:r>
      </w:ins>
      <w:r>
        <w:rPr>
          <w:rFonts w:ascii="Times New Roman" w:hAnsi="Times New Roman" w:eastAsia="等线" w:cs="Arial"/>
          <w:color w:val="auto"/>
          <w:sz w:val="24"/>
          <w:shd w:val="clear" w:fill="FFE928"/>
        </w:rPr>
        <w:t>】</w:t>
      </w:r>
      <w:r>
        <w:rPr>
          <w:rFonts w:ascii="Times New Roman" w:hAnsi="Times New Roman" w:eastAsia="等线" w:cs="Arial"/>
          <w:color w:val="auto"/>
          <w:sz w:val="24"/>
        </w:rPr>
        <w:t>.</w:t>
      </w:r>
    </w:p>
    <w:p w14:paraId="0E531158">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See Annex II for a specific billing method.</w:t>
      </w:r>
    </w:p>
    <w:p w14:paraId="6ED1E94E">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fee shall be flexibly paid, and Party B agrees that Party A will pay the cooperation fee to Party B by providing services [including but not limited to gift cards and top-ups] of the equivalent amount. For cash payment, Party A has the right to entrust a third party to make payment to Party B. After the third party has completed the payment, it shall be deemed that Party A has fulfilled the payment obligation.</w:t>
      </w:r>
    </w:p>
    <w:p w14:paraId="796B37B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taxes arising from the performance of obligations under this Contract shall be borne by Party A and Party B independently pursuant to the relevant laws and regulations. And all processing fees incurred during Party B's collection shall be borne by Party B itself.</w:t>
      </w:r>
    </w:p>
    <w:p w14:paraId="5AEA3E0F">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needs to change the collection account, it shall notify Party A in writing five (5) working days in advance. If Party A has paid the cooperation fee to the above account before Party B's notification, it shall be deemed that Party A has fulfilled the payment obligation. Party A shall not bear any responsibility for any payment delay caused by Party B's account change.</w:t>
      </w:r>
    </w:p>
    <w:p w14:paraId="608BCDBA">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ins w:id="5" w:author="xxr" w:date="2025-12-01T14:08:39Z"/>
          <w:rFonts w:ascii="Times New Roman" w:hAnsi="Times New Roman"/>
          <w:color w:val="auto"/>
          <w:sz w:val="24"/>
        </w:rPr>
      </w:pPr>
      <w:r>
        <w:rPr>
          <w:rFonts w:ascii="Times New Roman" w:hAnsi="Times New Roman" w:eastAsia="等线" w:cs="Arial"/>
          <w:color w:val="auto"/>
          <w:sz w:val="24"/>
        </w:rPr>
        <w:t>Party B represents that, Party B is not currently the subject or the target of any U.S. sanctions administered by the Office of Foreign Assets Control of the U.S. Department of the Treasury or the U.S. Department of State, the United Nations Security Council, the European Union, Her Majesty’s Treasury of the United Kingdom, or other relevant sanctions authority  (collectively, “Sanctions”); nor is Party B located, organized or resident in a country or territory that is the subject or target of Sanctions. Party A will not pay Party B any cooperation fee if Party B violates this sanction clause.</w:t>
      </w:r>
    </w:p>
    <w:p w14:paraId="79A020EC">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ins w:id="6" w:author="xxr" w:date="2025-12-01T14:11:35Z">
        <w:r>
          <w:rPr>
            <w:rFonts w:hint="eastAsia" w:eastAsia="等线" w:cs="Arial"/>
            <w:color w:val="auto"/>
            <w:sz w:val="24"/>
            <w:lang w:val="en-US" w:eastAsia="zh-CN"/>
          </w:rPr>
          <w:t>If Party B designates a third-party account for receiving payment, Party B warrants that it has obtained lawful and valid authorization for such account and shall bear all responsibilities arising therefrom. Party A's remittance of funds into the designated account shall be deemed as fulfillment of its payment obligation.</w:t>
        </w:r>
      </w:ins>
    </w:p>
    <w:p w14:paraId="707E278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A's Rights and Obligations</w:t>
      </w:r>
    </w:p>
    <w:p w14:paraId="16A29BDC">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propose amendments/modifications at any time to the services and Promotional Videos provided by Party B, and Party B shall complete the amendments/modifications within the time by Party A and according to Party A's opinions.</w:t>
      </w:r>
    </w:p>
    <w:p w14:paraId="4E0B58A7">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Party A may raise any promotion requirements to Party B, and Party A has the right to obtain the cooperation of Party B on the promotion requirements.</w:t>
      </w:r>
    </w:p>
    <w:p w14:paraId="7A5E05F0">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B authorizes Party A and/or any of its affiliates and/or the designated third party an exclusive, permanent, unlimited, worldwide, transferable, irrevocable, royalty-free right to archive, copy, cache, encode, reproduce, record, sell, re-authorize, distribute, broadcast, synchronize, adapt, edit, modify, publicly display, publicly perform, publish, republish,  and (through information networks) disseminate the  Promotional Video; and to create derivative works based on Party B's  Promotional Video. This authorization shall include the right for Party A and/or any of its affiliates to provide the Promotional Videos created by Party B to its users, for Party A and any of its affiliates to share, and for users to save, edit and clip Party B's Promotional Videos on receiving terminals and display terminals and publish them to other platforms. </w:t>
      </w:r>
    </w:p>
    <w:p w14:paraId="11D45024">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terminate cooperation with Party B at any time.</w:t>
      </w:r>
    </w:p>
    <w:p w14:paraId="7EEE3F0B">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obligation to pay the cooperation fee to Party B as agreed.</w:t>
      </w:r>
    </w:p>
    <w:p w14:paraId="0EA653A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B's Rights and Obligations</w:t>
      </w:r>
    </w:p>
    <w:p w14:paraId="1AD8F2C2">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w:t>
      </w:r>
    </w:p>
    <w:p w14:paraId="52427008">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display the name and LOGO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in an eye-catching way;</w:t>
      </w:r>
    </w:p>
    <w:p w14:paraId="2E789D94">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demonstrate the diversities of the contents in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0BDDDBFE">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comply with the rules of social media platforms and the relevant laws and</w:t>
      </w:r>
    </w:p>
    <w:p w14:paraId="24445FF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ind w:left="420" w:leftChars="0"/>
        <w:jc w:val="left"/>
        <w:textAlignment w:val="auto"/>
        <w:rPr>
          <w:rFonts w:ascii="Times New Roman" w:hAnsi="Times New Roman"/>
          <w:color w:val="auto"/>
          <w:sz w:val="24"/>
        </w:rPr>
      </w:pPr>
      <w:r>
        <w:rPr>
          <w:rFonts w:ascii="Times New Roman" w:hAnsi="Times New Roman" w:eastAsia="等线" w:cs="Arial"/>
          <w:color w:val="auto"/>
          <w:sz w:val="24"/>
        </w:rPr>
        <w:t>regulations;</w:t>
      </w:r>
    </w:p>
    <w:p w14:paraId="2CA48250">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available to be accessed normally by other users after it is published;</w:t>
      </w:r>
    </w:p>
    <w:p w14:paraId="59079851">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not be deleted/hidden without Party A’s written consent;</w:t>
      </w:r>
    </w:p>
    <w:p w14:paraId="061512FA">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strongly recommend and call on users to download and use the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38D3A23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term, Party A may irregularly send Party B video production requirements or raise other promotion requirements, and Party B shall complete the modification of the Promotional Video contents according to Party A's requirements and by the time by Party A.</w:t>
      </w:r>
    </w:p>
    <w:p w14:paraId="28B1C9E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For the avoidance of doubt, Party B agrees that the authorization of 3.3 shall include the right and license to use, copy and display the personal image, portrait, personal name, trademark, service, sign, brand, trade name, logo, and company mark (if any) and any other brand, marketing or promotional assets that Party B owns or is permitted to use and implant in the contents.</w:t>
      </w:r>
    </w:p>
    <w:p w14:paraId="2B50A221">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have the right to require Party A to pay Party B the cooperation fee according to this Contract.</w:t>
      </w:r>
    </w:p>
    <w:p w14:paraId="1863BB9B">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Guarantees</w:t>
      </w:r>
    </w:p>
    <w:p w14:paraId="111A5923">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undertakes that Party B has legal ownership of all materials (including but not limited to pictures, audios, videos, and fonts) used in the creation of Promotional Videos, or has obtained relevant written authorizations from relevant right holders, and does not and will not infringe legitimate rights and interests of any third parties (including but not limited to copyrights, trademark rights, trade secrets, design rights, commercial packaging, patent rights, publicity, privacy, and any other rights of individuals or entities). If Party A and/or any of its affiliates are held accountable by a third party because of Party B's infringement of the legitimate rights and interests of the third party, Party B shall bear all legal responsibilities.</w:t>
      </w:r>
    </w:p>
    <w:p w14:paraId="3C0AB5EA">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comply with the rules of social media platforms and the relevant laws and regulations, and no video shall be removed due to the violation, no reputation or economic losses are caused to Party A.</w:t>
      </w:r>
    </w:p>
    <w:p w14:paraId="3A947B2E">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not directly or indirectly, by words, action or inaction, disparage, defame or discredit Party A or engage in any activity which could have the effect of disparaging, defaming, discrediting or embarrassing Party A .</w:t>
      </w:r>
    </w:p>
    <w:p w14:paraId="0CC67E8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Personal Information Protection</w:t>
      </w:r>
    </w:p>
    <w:p w14:paraId="283230C4">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As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Party A values Party B's privacy,  and will strive to secure Party B's information to prevent information leakage, improper use, unauthorized access, or disclosure.</w:t>
      </w:r>
    </w:p>
    <w:p w14:paraId="4179157B">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fulfillment of a contract, Party A may collect, store and use the name, PayPal account, and relevant transaction record of Party B for Cooperation Fee payment.</w:t>
      </w:r>
    </w:p>
    <w:p w14:paraId="23D7F7F0">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As Party A operates and may continue to operate servers in a number of jurisdictions around the world, Party B should be aware and agree that the server on which Party B's Personal Information is used and stored may not be in Party B's jurisdiction.</w:t>
      </w:r>
    </w:p>
    <w:p w14:paraId="44C3D27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Confidentiality Obligations</w:t>
      </w:r>
    </w:p>
    <w:p w14:paraId="47829D21">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keep the contents of this Contract confidential and shall not disclose any contents of this Contract to any third party.</w:t>
      </w:r>
    </w:p>
    <w:p w14:paraId="0AF7E557">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proprietary information, trade secrets, and commercial materials (including but not limited to any information related to business, technologies, products, marketing plans, surveys, and development activities) obtained by Party B during the performance of this Contract shall not be copied, disseminated, quoted, summarized or used directly or indirectly by commercial or other means at any time without Party A's written consent.</w:t>
      </w:r>
    </w:p>
    <w:p w14:paraId="2074DC2C">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After the rescission and termination of this Contract, each of Party A and Party B shall perform its respective obligations under this Article.</w:t>
      </w:r>
    </w:p>
    <w:p w14:paraId="4E6ED9ED">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Liabilities for Breach of Contract</w:t>
      </w:r>
    </w:p>
    <w:p w14:paraId="75C197F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Both parties agree that if either party violates this agreement and causes another party to suffer any loss, the delinquent party must compensate all direct loss to the party following this agreement. </w:t>
      </w:r>
    </w:p>
    <w:p w14:paraId="106B516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breach of contract is Party A's failure to timely perform its payment obligations without valid reasons.</w:t>
      </w:r>
    </w:p>
    <w:p w14:paraId="27F3B674">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Party A violates any agreement in this Contract, Party B shall have the right to suspend cooperation with Party A and require Party A to make corrections. If Party A refuses to make corrections, Party B shall have the right to terminate this Contract, require Party A to pay the unpaid cooperation fee, refuse to cooperate under this contract, and require Party A to pay the total amount of the cooperation fee to Party B as the liquidated damages.  </w:t>
      </w:r>
    </w:p>
    <w:p w14:paraId="148E9DA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violates any agreement in this Contract, Party A shall have the right to suspend cooperation with Party B and require Party B to make corrections. If Party B refuses to make corrections, Party A shall have the right to terminate this Contract, require Party B to return the paid cooperation fee, refuse to pay the unpaid cooperation fee, and require Party B to pay 200% of the total amount of the cooperation fee to Party A as the liquidated damages. If Party B violates the confidentiality obligation under this Contract, it shall pay 30% of the total amount of the cooperation fee to Party A as the liquidated damages. If the liquidated damages are insufficient to make up for Party A's losses, Party B shall additionally compensate Party A for the losses.</w:t>
      </w:r>
    </w:p>
    <w:p w14:paraId="0548090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B's breaches of the contract include but are not limited to:</w:t>
      </w:r>
    </w:p>
    <w:p w14:paraId="42B585A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7" w:author="xxr" w:date="2025-12-04T13:50:28Z"/>
          <w:rFonts w:ascii="Times New Roman" w:hAnsi="Times New Roman"/>
          <w:color w:val="auto"/>
          <w:sz w:val="24"/>
        </w:rPr>
      </w:pPr>
      <w:r>
        <w:rPr>
          <w:rFonts w:ascii="Times New Roman" w:hAnsi="Times New Roman" w:eastAsia="等线" w:cs="Arial"/>
          <w:color w:val="auto"/>
          <w:sz w:val="24"/>
        </w:rPr>
        <w:t>Failure to release the Promotional Video on the  release date;</w:t>
      </w:r>
    </w:p>
    <w:p w14:paraId="0080AFD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8" w:author="xxr" w:date="2025-12-04T13:50:32Z"/>
          <w:rFonts w:ascii="Times New Roman" w:hAnsi="Times New Roman"/>
          <w:color w:val="auto"/>
          <w:sz w:val="24"/>
        </w:rPr>
      </w:pPr>
      <w:r>
        <w:rPr>
          <w:rFonts w:ascii="Times New Roman" w:hAnsi="Times New Roman" w:eastAsia="等线" w:cs="Arial"/>
          <w:color w:val="auto"/>
          <w:sz w:val="24"/>
        </w:rPr>
        <w:t>Failure to publish the Promotional Video according to Party A's demand;</w:t>
      </w:r>
    </w:p>
    <w:p w14:paraId="560DA933">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9" w:author="xxr" w:date="2025-12-04T13:50:38Z"/>
          <w:rFonts w:ascii="Times New Roman" w:hAnsi="Times New Roman"/>
          <w:color w:val="auto"/>
          <w:sz w:val="24"/>
        </w:rPr>
      </w:pPr>
      <w:r>
        <w:rPr>
          <w:rFonts w:ascii="Times New Roman" w:hAnsi="Times New Roman" w:eastAsia="等线" w:cs="Arial"/>
          <w:color w:val="auto"/>
          <w:sz w:val="24"/>
        </w:rPr>
        <w:t>Views bought;</w:t>
      </w:r>
    </w:p>
    <w:p w14:paraId="05A45EE9">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0" w:author="xxr" w:date="2025-12-04T13:50:45Z"/>
          <w:rFonts w:ascii="Times New Roman" w:hAnsi="Times New Roman"/>
          <w:color w:val="auto"/>
          <w:sz w:val="24"/>
        </w:rPr>
      </w:pPr>
      <w:r>
        <w:rPr>
          <w:rFonts w:ascii="Times New Roman" w:hAnsi="Times New Roman" w:eastAsia="等线" w:cs="Arial"/>
          <w:color w:val="auto"/>
          <w:sz w:val="24"/>
        </w:rPr>
        <w:t>Releasing a Promotional Video infringes a third party's legal right;</w:t>
      </w:r>
    </w:p>
    <w:p w14:paraId="01DDC69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1" w:author="xxr" w:date="2025-12-04T13:50:50Z"/>
          <w:rFonts w:ascii="Times New Roman" w:hAnsi="Times New Roman"/>
          <w:color w:val="auto"/>
          <w:sz w:val="24"/>
        </w:rPr>
      </w:pPr>
      <w:r>
        <w:rPr>
          <w:rFonts w:ascii="Times New Roman" w:hAnsi="Times New Roman" w:eastAsia="等线" w:cs="Arial"/>
          <w:color w:val="auto"/>
          <w:sz w:val="24"/>
        </w:rPr>
        <w:t>Falsification of settlement data (Settlement data includes but is not limited to the number of plays and downloads, etc.);</w:t>
      </w:r>
    </w:p>
    <w:p w14:paraId="27CBF52C">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2" w:author="xxr" w:date="2025-12-04T13:50:58Z"/>
          <w:rFonts w:ascii="Times New Roman" w:hAnsi="Times New Roman"/>
          <w:color w:val="auto"/>
          <w:sz w:val="24"/>
        </w:rPr>
      </w:pPr>
      <w:r>
        <w:rPr>
          <w:rFonts w:ascii="Times New Roman" w:hAnsi="Times New Roman" w:eastAsia="等线" w:cs="Arial"/>
          <w:color w:val="auto"/>
          <w:sz w:val="24"/>
        </w:rPr>
        <w:t>Releasing a Promotional Video containing illegal content;</w:t>
      </w:r>
    </w:p>
    <w:p w14:paraId="5334F4F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Violates the confidentiality obligation under this Contract.</w:t>
      </w:r>
    </w:p>
    <w:p w14:paraId="4247148E">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Governing Laws and Dispute Resolution</w:t>
      </w:r>
    </w:p>
    <w:p w14:paraId="37518579">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signing, validity, interpretation, and performance hereof and the resolution of the disputes hereunder shall be governed by the laws of Hong Kong Special Administrative Region, without regard to the principle of conflicts of law provisions therein, and the terms hereof shall apply.</w:t>
      </w:r>
    </w:p>
    <w:p w14:paraId="47663E91">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dispute related to this Contract, including any issues concerning the existence, validity or termination of this Contract, shall be notified and finally resolved by the arbitration conducted by Hong Kong International Arbitration Centre (HKIAC) under the arbitration rules managed by HKIAC. The place of arbitration shall be Hong Kong. The arbitration tribunal shall have three (3) arbitrators. The language of the arbitration proceeding shall be English.</w:t>
      </w:r>
    </w:p>
    <w:p w14:paraId="4BC4307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Miscellaneous Terms</w:t>
      </w:r>
    </w:p>
    <w:p w14:paraId="7EC92D80">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either Party does not exercise or does not timely exercise any of its rights, powers or preemptive rights hereunder, it shall not be deemed to have waived such rights, powers or preemptive rights; and any single or partial exercise of any rights, powers or preemptive rights shall not preclude the future exercise of such rights, powers or preemptive rights.</w:t>
      </w:r>
    </w:p>
    <w:p w14:paraId="055679B6">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a Party or the Parties need to modify or supplement the terms of this Contract, the Parties shall sign a supplementary contract or new contract to modify or supplement the terms after negotiations between the Parties. The supplementary contract shall have the same legal effect as this Contract. </w:t>
      </w:r>
    </w:p>
    <w:p w14:paraId="7F120EB9">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term under this Contract shall be calculated from the signing date of this Contract, and this Cooperation Agreement shall have no fixed term. If either Party needs to terminate this Contract, it shall notify the other Party 5 working days in advance.</w:t>
      </w:r>
    </w:p>
    <w:p w14:paraId="61FDE6D5">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In case of a Force Majeure Event, the Parties shall suspend the fulfillment of their obligations hereunder to the extent of the impact of the Force Majeure event and during the Force Majeure event. The term of this Contract may be extended by the period of suspension, provided that the Parties reach an agreement through negotiations. The Party claiming to have suffered a Force Majeure event shall notify the other Party upon the occurrence of the Force Majeure event, provide the written certificate of the Force Majeure event within five (5) days which is issued by the relevant authority, and minimize the impact of the Force Majeure event. If the Force Majeure event lasts for more than thirty (30) days, either Party may terminate this Contract.</w:t>
      </w:r>
    </w:p>
    <w:p w14:paraId="07FEBC17">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Each party agrees and consents that indication of agreement to and approval of this Agreement through any electronic or execution means prescribed by Party A constitutes the relevant party’s electronic signature.</w:t>
      </w:r>
    </w:p>
    <w:p w14:paraId="266F86BD">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This Contract shall become effective on the date of signing.</w:t>
      </w:r>
    </w:p>
    <w:p w14:paraId="67B8B3A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rPr>
      </w:pPr>
      <w:r>
        <w:rPr>
          <w:rFonts w:ascii="Times New Roman" w:hAnsi="Times New Roman" w:eastAsia="等线" w:cs="Arial"/>
          <w:color w:val="auto"/>
          <w:sz w:val="24"/>
        </w:rPr>
        <w:t>The supplementary agreement between the Parties through the designated contact information under this Contract shall have the same legal effect as this Contract.</w:t>
      </w:r>
    </w:p>
    <w:p w14:paraId="59030773">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shd w:val="clear" w:fill="FFE928"/>
        </w:rPr>
        <w:sectPr>
          <w:headerReference r:id="rId5" w:type="first"/>
          <w:headerReference r:id="rId3" w:type="default"/>
          <w:footerReference r:id="rId6" w:type="default"/>
          <w:headerReference r:id="rId4" w:type="even"/>
          <w:pgSz w:w="11905" w:h="16840" w:orient="landscape"/>
          <w:cols w:space="720" w:num="1"/>
        </w:sectPr>
      </w:pPr>
    </w:p>
    <w:p w14:paraId="54BAB590">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A:</w:t>
      </w:r>
      <w:r>
        <w:rPr>
          <w:rFonts w:hint="eastAsia" w:eastAsia="等线" w:cs="Arial"/>
          <w:color w:val="auto"/>
          <w:sz w:val="24"/>
          <w:highlight w:val="yellow"/>
          <w:shd w:val="clear" w:fill="FFE928"/>
          <w:lang w:val="en-US" w:eastAsia="zh-CN"/>
        </w:rPr>
        <w:t xml:space="preserve"> </w:t>
      </w:r>
      <w:r>
        <w:rPr>
          <w:rFonts w:hint="eastAsia" w:ascii="Times New Roman" w:hAnsi="Times New Roman" w:eastAsia="等线" w:cs="Arial"/>
          <w:color w:val="auto"/>
          <w:sz w:val="24"/>
          <w:highlight w:val="yellow"/>
        </w:rPr>
        <w:t>Quvideo (Hong Kong) Limited</w:t>
      </w:r>
    </w:p>
    <w:p w14:paraId="58FF4A8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Signature：</w:t>
      </w:r>
      <w:r>
        <w:rPr>
          <w:rFonts w:ascii="Times New Roman" w:hAnsi="Times New Roman" w:eastAsia="等线" w:cs="Arial"/>
          <w:color w:val="auto"/>
          <w:sz w:val="24"/>
          <w:highlight w:val="yellow"/>
        </w:rPr>
        <w:t xml:space="preserve"> </w:t>
      </w:r>
    </w:p>
    <w:p w14:paraId="0C40DC8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26D23D01">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11AB4E8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shd w:val="clear" w:fill="FFE928"/>
        </w:rPr>
        <w:t>Date:</w:t>
      </w:r>
    </w:p>
    <w:p w14:paraId="04E4F09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B:</w:t>
      </w:r>
      <w:r>
        <w:rPr>
          <w:rFonts w:ascii="Times New Roman" w:hAnsi="Times New Roman" w:eastAsia="等线" w:cs="Arial"/>
          <w:color w:val="auto"/>
          <w:sz w:val="24"/>
          <w:highlight w:val="yellow"/>
        </w:rPr>
        <w:t xml:space="preserve">           </w:t>
      </w:r>
    </w:p>
    <w:p w14:paraId="0E62E0B8">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r>
        <w:rPr>
          <w:rFonts w:ascii="Times New Roman" w:hAnsi="Times New Roman" w:eastAsia="等线" w:cs="Arial"/>
          <w:color w:val="auto"/>
          <w:sz w:val="24"/>
          <w:highlight w:val="yellow"/>
          <w:shd w:val="clear" w:fill="FFE928"/>
        </w:rPr>
        <w:t>Signature：</w:t>
      </w:r>
    </w:p>
    <w:p w14:paraId="76E6FC3B">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55A1EC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2FDB1F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sectPr>
          <w:type w:val="continuous"/>
          <w:pgSz w:w="11905" w:h="16840" w:orient="landscape"/>
          <w:cols w:equalWidth="0" w:num="2">
            <w:col w:w="3940" w:space="425"/>
            <w:col w:w="3940"/>
          </w:cols>
        </w:sectPr>
      </w:pPr>
      <w:r>
        <w:rPr>
          <w:rFonts w:ascii="Times New Roman" w:hAnsi="Times New Roman" w:eastAsia="等线" w:cs="Arial"/>
          <w:color w:val="auto"/>
          <w:sz w:val="24"/>
          <w:highlight w:val="yellow"/>
          <w:shd w:val="clear" w:fill="FFE928"/>
        </w:rPr>
        <w:t xml:space="preserve">Date: </w:t>
      </w:r>
    </w:p>
    <w:p w14:paraId="6B68D204">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rPr>
      </w:pPr>
      <w:r>
        <w:rPr>
          <w:rFonts w:ascii="Times New Roman" w:hAnsi="Times New Roman" w:eastAsia="等线" w:cs="Arial"/>
          <w:color w:val="auto"/>
          <w:sz w:val="24"/>
        </w:rPr>
        <w:br w:type="page"/>
      </w:r>
    </w:p>
    <w:p w14:paraId="4BD620D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ascii="Times New Roman" w:hAnsi="Times New Roman"/>
          <w:color w:val="auto"/>
          <w:sz w:val="24"/>
        </w:rPr>
      </w:pPr>
      <w:r>
        <w:rPr>
          <w:rFonts w:ascii="Times New Roman" w:hAnsi="Times New Roman" w:eastAsia="等线" w:cs="Arial"/>
          <w:color w:val="auto"/>
          <w:sz w:val="24"/>
        </w:rPr>
        <w:t>IO FORM</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65"/>
        <w:gridCol w:w="1235"/>
        <w:gridCol w:w="3805"/>
      </w:tblGrid>
      <w:tr w14:paraId="538834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6D65448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5040" w:type="dxa"/>
            <w:gridSpan w:val="2"/>
            <w:tcMar>
              <w:top w:w="60" w:type="dxa"/>
              <w:left w:w="120" w:type="dxa"/>
              <w:bottom w:w="30" w:type="dxa"/>
              <w:right w:w="120" w:type="dxa"/>
            </w:tcMar>
          </w:tcPr>
          <w:p w14:paraId="3619DFB1">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rPr>
            </w:pPr>
            <w:r>
              <w:rPr>
                <w:rFonts w:ascii="Times New Roman" w:hAnsi="Times New Roman" w:eastAsia="等线" w:cs="Arial"/>
                <w:color w:val="auto"/>
                <w:sz w:val="24"/>
              </w:rPr>
              <w:t>Requirements</w:t>
            </w:r>
          </w:p>
        </w:tc>
      </w:tr>
      <w:tr w14:paraId="43287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2891E0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Content length</w:t>
            </w:r>
          </w:p>
        </w:tc>
        <w:tc>
          <w:tcPr>
            <w:tcW w:w="5040" w:type="dxa"/>
            <w:gridSpan w:val="2"/>
            <w:tcMar>
              <w:top w:w="60" w:type="dxa"/>
              <w:left w:w="120" w:type="dxa"/>
              <w:bottom w:w="30" w:type="dxa"/>
              <w:right w:w="120" w:type="dxa"/>
            </w:tcMar>
          </w:tcPr>
          <w:p w14:paraId="6EB19749">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olor w:val="auto"/>
                <w:sz w:val="24"/>
                <w:lang w:val="en-US" w:eastAsia="zh-CN"/>
              </w:rPr>
            </w:pPr>
            <w:r>
              <w:rPr>
                <w:rFonts w:hint="eastAsia"/>
                <w:color w:val="auto"/>
                <w:sz w:val="24"/>
                <w:lang w:val="en-US" w:eastAsia="zh-CN"/>
              </w:rPr>
              <w:t>Within 60 seconds</w:t>
            </w:r>
          </w:p>
        </w:tc>
      </w:tr>
      <w:tr w14:paraId="19734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08B896D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Release Platform</w:t>
            </w:r>
          </w:p>
        </w:tc>
        <w:tc>
          <w:tcPr>
            <w:tcW w:w="5040" w:type="dxa"/>
            <w:gridSpan w:val="2"/>
            <w:tcMar>
              <w:top w:w="60" w:type="dxa"/>
              <w:left w:w="120" w:type="dxa"/>
              <w:bottom w:w="30" w:type="dxa"/>
              <w:right w:w="120" w:type="dxa"/>
            </w:tcMar>
          </w:tcPr>
          <w:p w14:paraId="7950856F">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highlight w:val="yellow"/>
              </w:rPr>
            </w:pPr>
          </w:p>
        </w:tc>
      </w:tr>
      <w:tr w14:paraId="67F3B8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4023B42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Fee</w:t>
            </w:r>
          </w:p>
        </w:tc>
        <w:tc>
          <w:tcPr>
            <w:tcW w:w="5040" w:type="dxa"/>
            <w:gridSpan w:val="2"/>
            <w:tcMar>
              <w:top w:w="60" w:type="dxa"/>
              <w:left w:w="120" w:type="dxa"/>
              <w:bottom w:w="30" w:type="dxa"/>
              <w:right w:w="120" w:type="dxa"/>
            </w:tcMar>
          </w:tcPr>
          <w:p w14:paraId="0484DBF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see ANNEX II</w:t>
            </w:r>
          </w:p>
        </w:tc>
      </w:tr>
      <w:tr w14:paraId="1D507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5" w:type="dxa"/>
            <w:gridSpan w:val="3"/>
            <w:tcMar>
              <w:top w:w="60" w:type="dxa"/>
              <w:left w:w="120" w:type="dxa"/>
              <w:bottom w:w="30" w:type="dxa"/>
              <w:right w:w="120" w:type="dxa"/>
            </w:tcMar>
          </w:tcPr>
          <w:p w14:paraId="751D5C44">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1. As an integral part of the cooperation agreement (hereinafter referred to as the "cooperation agreement"), this service confirmation has the same legal effect as the cooperation agreement. Matters not covered in this service confirmation shall be subject to the cooperation agreement.</w:t>
            </w:r>
          </w:p>
          <w:p w14:paraId="1562D37C">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2. Any change in the contents of this confirmation shall be made in writing and confirmed by both parties by signing a new confirmation.</w:t>
            </w:r>
          </w:p>
          <w:p w14:paraId="3965EA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3. This confirmation form shall take effect from the date of sealing/signing by both parties. After the signing of this service order, both parties shall be deemed to have accepted all the terms of the framework contract.</w:t>
            </w:r>
          </w:p>
          <w:p w14:paraId="0053DCB9">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This confirmation can be signed electronically or in paper form, which has the same legal effect.</w:t>
            </w:r>
          </w:p>
        </w:tc>
      </w:tr>
      <w:tr w14:paraId="713BAE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700" w:type="dxa"/>
            <w:gridSpan w:val="2"/>
            <w:tcMar>
              <w:top w:w="60" w:type="dxa"/>
              <w:left w:w="120" w:type="dxa"/>
              <w:bottom w:w="30" w:type="dxa"/>
              <w:right w:w="120" w:type="dxa"/>
            </w:tcMar>
          </w:tcPr>
          <w:p w14:paraId="6222E12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olor w:val="auto"/>
                <w:sz w:val="24"/>
                <w:highlight w:val="yellow"/>
                <w:lang w:val="en-US" w:eastAsia="zh-CN"/>
              </w:rPr>
            </w:pPr>
            <w:r>
              <w:rPr>
                <w:rFonts w:ascii="Times New Roman" w:hAnsi="Times New Roman" w:eastAsia="等线" w:cs="Arial"/>
                <w:color w:val="auto"/>
                <w:sz w:val="24"/>
                <w:highlight w:val="yellow"/>
              </w:rPr>
              <w:t>PARTY A</w:t>
            </w:r>
            <w:r>
              <w:rPr>
                <w:rFonts w:hint="eastAsia" w:eastAsia="等线" w:cs="Arial"/>
                <w:color w:val="auto"/>
                <w:sz w:val="24"/>
                <w:highlight w:val="yellow"/>
                <w:lang w:val="en-US" w:eastAsia="zh-CN"/>
              </w:rPr>
              <w:t>: Quvideo (Hong Kong) Limited</w:t>
            </w:r>
          </w:p>
        </w:tc>
        <w:tc>
          <w:tcPr>
            <w:tcW w:w="3805" w:type="dxa"/>
            <w:tcMar>
              <w:top w:w="60" w:type="dxa"/>
              <w:left w:w="120" w:type="dxa"/>
              <w:bottom w:w="30" w:type="dxa"/>
              <w:right w:w="120" w:type="dxa"/>
            </w:tcMar>
          </w:tcPr>
          <w:p w14:paraId="10368D7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PARTY B</w:t>
            </w:r>
          </w:p>
        </w:tc>
      </w:tr>
      <w:tr w14:paraId="6AA34B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700" w:type="dxa"/>
            <w:gridSpan w:val="2"/>
            <w:tcMar>
              <w:top w:w="60" w:type="dxa"/>
              <w:left w:w="120" w:type="dxa"/>
              <w:bottom w:w="30" w:type="dxa"/>
              <w:right w:w="120" w:type="dxa"/>
            </w:tcMar>
          </w:tcPr>
          <w:p w14:paraId="212903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p w14:paraId="310CB28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tc>
        <w:tc>
          <w:tcPr>
            <w:tcW w:w="3805" w:type="dxa"/>
            <w:tcMar>
              <w:top w:w="60" w:type="dxa"/>
              <w:left w:w="120" w:type="dxa"/>
              <w:bottom w:w="30" w:type="dxa"/>
              <w:right w:w="120" w:type="dxa"/>
            </w:tcMar>
          </w:tcPr>
          <w:p w14:paraId="5CB2904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p w14:paraId="5A610CD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p w14:paraId="25EA3E4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tc>
      </w:tr>
      <w:tr w14:paraId="46F171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700" w:type="dxa"/>
            <w:gridSpan w:val="2"/>
            <w:tcMar>
              <w:top w:w="60" w:type="dxa"/>
              <w:left w:w="120" w:type="dxa"/>
              <w:bottom w:w="30" w:type="dxa"/>
              <w:right w:w="120" w:type="dxa"/>
            </w:tcMar>
          </w:tcPr>
          <w:p w14:paraId="592317E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c>
          <w:tcPr>
            <w:tcW w:w="3805" w:type="dxa"/>
            <w:tcMar>
              <w:top w:w="60" w:type="dxa"/>
              <w:left w:w="120" w:type="dxa"/>
              <w:bottom w:w="30" w:type="dxa"/>
              <w:right w:w="120" w:type="dxa"/>
            </w:tcMar>
          </w:tcPr>
          <w:p w14:paraId="160496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r>
    </w:tbl>
    <w:p w14:paraId="0B26CA5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outlineLvl w:val="0"/>
        <w:rPr>
          <w:rFonts w:ascii="Times New Roman" w:hAnsi="Times New Roman" w:eastAsia="等线" w:cs="Arial"/>
          <w:b/>
          <w:color w:val="auto"/>
          <w:sz w:val="24"/>
        </w:rPr>
      </w:pPr>
    </w:p>
    <w:p w14:paraId="0981DEAA">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outlineLvl w:val="0"/>
        <w:rPr>
          <w:rFonts w:ascii="Times New Roman" w:hAnsi="Times New Roman" w:eastAsia="等线" w:cs="Arial"/>
          <w:b/>
          <w:color w:val="auto"/>
          <w:sz w:val="24"/>
        </w:rPr>
      </w:pPr>
      <w:r>
        <w:rPr>
          <w:rFonts w:ascii="Times New Roman" w:hAnsi="Times New Roman" w:eastAsia="等线" w:cs="Arial"/>
          <w:b/>
          <w:color w:val="auto"/>
          <w:sz w:val="24"/>
        </w:rPr>
        <w:t>Annex II</w:t>
      </w:r>
    </w:p>
    <w:tbl>
      <w:tblPr>
        <w:tblStyle w:val="3"/>
        <w:tblpPr w:leftFromText="180" w:rightFromText="180" w:vertAnchor="text" w:horzAnchor="page" w:tblpX="1816" w:tblpY="361"/>
        <w:tblOverlap w:val="never"/>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509"/>
      </w:tblGrid>
      <w:tr w14:paraId="0534DD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3" w:hRule="atLeast"/>
        </w:trPr>
        <w:tc>
          <w:tcPr>
            <w:tcW w:w="8509" w:type="dxa"/>
            <w:tcMar>
              <w:top w:w="60" w:type="dxa"/>
              <w:left w:w="120" w:type="dxa"/>
              <w:bottom w:w="30" w:type="dxa"/>
              <w:right w:w="120" w:type="dxa"/>
            </w:tcMar>
          </w:tcPr>
          <w:p w14:paraId="640CDB59">
            <w:pPr>
              <w:keepNext w:val="0"/>
              <w:keepLines w:val="0"/>
              <w:pageBreakBefore w:val="0"/>
              <w:widowControl w:val="0"/>
              <w:kinsoku/>
              <w:wordWrap/>
              <w:overflowPunct/>
              <w:topLinePunct w:val="0"/>
              <w:autoSpaceDE/>
              <w:autoSpaceDN/>
              <w:bidi w:val="0"/>
              <w:adjustRightInd/>
              <w:snapToGrid/>
              <w:spacing w:before="120" w:afterAutospacing="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Billing Method</w:t>
            </w:r>
          </w:p>
        </w:tc>
      </w:tr>
      <w:tr w14:paraId="017B4A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286FFA3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rPr>
            </w:pPr>
            <w:r>
              <w:rPr>
                <w:rFonts w:ascii="Times New Roman" w:hAnsi="Times New Roman" w:eastAsia="等线" w:cs="Arial"/>
                <w:color w:val="auto"/>
                <w:sz w:val="24"/>
              </w:rPr>
              <w:t>Fixed cooperation fee: the price of each Video is</w:t>
            </w:r>
            <w:r>
              <w:rPr>
                <w:rFonts w:ascii="Times New Roman" w:hAnsi="Times New Roman" w:eastAsia="等线" w:cs="Arial"/>
                <w:color w:val="auto"/>
                <w:sz w:val="24"/>
                <w:highlight w:val="yellow"/>
              </w:rPr>
              <w:t>【 】</w:t>
            </w:r>
            <w:r>
              <w:rPr>
                <w:rFonts w:ascii="Times New Roman" w:hAnsi="Times New Roman" w:eastAsia="等线" w:cs="Arial"/>
                <w:color w:val="auto"/>
                <w:sz w:val="24"/>
              </w:rPr>
              <w:t>.</w:t>
            </w:r>
          </w:p>
          <w:p w14:paraId="3185E17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s="Arial"/>
                <w:color w:val="auto"/>
                <w:sz w:val="24"/>
                <w:lang w:val="en-US" w:eastAsia="zh-CN"/>
              </w:rPr>
            </w:pPr>
            <w:r>
              <w:rPr>
                <w:rFonts w:hint="eastAsia" w:eastAsia="等线" w:cs="Arial"/>
                <w:color w:val="auto"/>
                <w:sz w:val="24"/>
                <w:lang w:val="en-US" w:eastAsia="zh-CN"/>
              </w:rPr>
              <w:t xml:space="preserve">The number of video of this collaboration is </w:t>
            </w:r>
            <w:r>
              <w:rPr>
                <w:rFonts w:hint="eastAsia" w:eastAsia="等线" w:cs="Arial"/>
                <w:color w:val="auto"/>
                <w:sz w:val="24"/>
                <w:highlight w:val="yellow"/>
                <w:lang w:val="en-US" w:eastAsia="zh-CN"/>
              </w:rPr>
              <w:t>【 】</w:t>
            </w:r>
          </w:p>
        </w:tc>
      </w:tr>
      <w:tr w14:paraId="73DFB8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3" w:hRule="atLeast"/>
        </w:trPr>
        <w:tc>
          <w:tcPr>
            <w:tcW w:w="8509" w:type="dxa"/>
            <w:tcMar>
              <w:top w:w="60" w:type="dxa"/>
              <w:left w:w="120" w:type="dxa"/>
              <w:bottom w:w="30" w:type="dxa"/>
              <w:right w:w="120" w:type="dxa"/>
            </w:tcMar>
          </w:tcPr>
          <w:p w14:paraId="629D09E8">
            <w:pPr>
              <w:keepNext w:val="0"/>
              <w:keepLines w:val="0"/>
              <w:pageBreakBefore w:val="0"/>
              <w:widowControl w:val="0"/>
              <w:kinsoku/>
              <w:wordWrap/>
              <w:overflowPunct/>
              <w:topLinePunct w:val="0"/>
              <w:autoSpaceDE/>
              <w:autoSpaceDN/>
              <w:bidi w:val="0"/>
              <w:adjustRightInd/>
              <w:snapToGrid/>
              <w:spacing w:before="120" w:afterAutospacing="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Time of Payment</w:t>
            </w:r>
          </w:p>
        </w:tc>
      </w:tr>
      <w:tr w14:paraId="6FCB8B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4D915AC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After the requirements of Annex I are met, and the Promotional Video has been released after both Parties confirm, Party B shall check and confirm the bill through email. Payment shall be made within 5 working days after Party B’s confirmation of the bill.</w:t>
            </w:r>
          </w:p>
        </w:tc>
      </w:tr>
    </w:tbl>
    <w:p w14:paraId="0A5A6D3B">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1"/>
        <w:rPr>
          <w:rFonts w:hint="default" w:ascii="Times New Roman" w:hAnsi="Times New Roman" w:eastAsia="宋体"/>
          <w:color w:val="auto"/>
          <w:sz w:val="24"/>
          <w:lang w:val="en-US" w:eastAsia="zh-CN"/>
        </w:rPr>
      </w:pPr>
    </w:p>
    <w:sectPr>
      <w:type w:val="continuous"/>
      <w:pgSz w:w="11905" w:h="16840" w:orient="landscape"/>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86A7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A683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3BC74">
    <w:r>
      <w:pict>
        <v:shape id="PowerPlusWaterMarkObject3" o:spid="_x0000_s4098"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2274A">
    <w:r>
      <w:pict>
        <v:shape id="PowerPlusWaterMarkObject2" o:spid="_x0000_s4097"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F238"/>
    <w:multiLevelType w:val="singleLevel"/>
    <w:tmpl w:val="8441F238"/>
    <w:lvl w:ilvl="0" w:tentative="0">
      <w:start w:val="1"/>
      <w:numFmt w:val="decimal"/>
      <w:lvlText w:val="%1."/>
      <w:lvlJc w:val="left"/>
      <w:pPr>
        <w:ind w:left="425" w:hanging="425"/>
      </w:pPr>
      <w:rPr>
        <w:rFonts w:hint="default"/>
      </w:rPr>
    </w:lvl>
  </w:abstractNum>
  <w:abstractNum w:abstractNumId="1">
    <w:nsid w:val="C02F431E"/>
    <w:multiLevelType w:val="singleLevel"/>
    <w:tmpl w:val="C02F431E"/>
    <w:lvl w:ilvl="0" w:tentative="0">
      <w:start w:val="1"/>
      <w:numFmt w:val="decimal"/>
      <w:lvlText w:val="%1."/>
      <w:lvlJc w:val="left"/>
      <w:pPr>
        <w:ind w:left="425" w:hanging="425"/>
      </w:pPr>
      <w:rPr>
        <w:rFonts w:hint="default"/>
      </w:rPr>
    </w:lvl>
  </w:abstractNum>
  <w:abstractNum w:abstractNumId="2">
    <w:nsid w:val="EADD2E13"/>
    <w:multiLevelType w:val="singleLevel"/>
    <w:tmpl w:val="EADD2E13"/>
    <w:lvl w:ilvl="0" w:tentative="0">
      <w:start w:val="1"/>
      <w:numFmt w:val="decimal"/>
      <w:lvlText w:val="%1."/>
      <w:lvlJc w:val="left"/>
      <w:pPr>
        <w:ind w:left="425" w:hanging="425"/>
      </w:pPr>
      <w:rPr>
        <w:rFonts w:hint="default"/>
      </w:rPr>
    </w:lvl>
  </w:abstractNum>
  <w:abstractNum w:abstractNumId="3">
    <w:nsid w:val="27498B9F"/>
    <w:multiLevelType w:val="singleLevel"/>
    <w:tmpl w:val="27498B9F"/>
    <w:lvl w:ilvl="0" w:tentative="0">
      <w:start w:val="1"/>
      <w:numFmt w:val="upperRoman"/>
      <w:suff w:val="space"/>
      <w:lvlText w:val="%1."/>
      <w:lvlJc w:val="left"/>
      <w:rPr>
        <w:rFonts w:hint="default"/>
        <w:b/>
        <w:bCs/>
        <w:sz w:val="28"/>
        <w:szCs w:val="28"/>
      </w:rPr>
    </w:lvl>
  </w:abstractNum>
  <w:abstractNum w:abstractNumId="4">
    <w:nsid w:val="3E129944"/>
    <w:multiLevelType w:val="multilevel"/>
    <w:tmpl w:val="3E1299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40856E79"/>
    <w:multiLevelType w:val="singleLevel"/>
    <w:tmpl w:val="40856E79"/>
    <w:lvl w:ilvl="0" w:tentative="0">
      <w:start w:val="1"/>
      <w:numFmt w:val="decimal"/>
      <w:lvlText w:val="%1."/>
      <w:lvlJc w:val="left"/>
      <w:pPr>
        <w:ind w:left="425" w:hanging="425"/>
      </w:pPr>
      <w:rPr>
        <w:rFonts w:hint="default"/>
      </w:rPr>
    </w:lvl>
  </w:abstractNum>
  <w:abstractNum w:abstractNumId="6">
    <w:nsid w:val="41FBE600"/>
    <w:multiLevelType w:val="multilevel"/>
    <w:tmpl w:val="41FBE60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562DF6C1"/>
    <w:multiLevelType w:val="singleLevel"/>
    <w:tmpl w:val="562DF6C1"/>
    <w:lvl w:ilvl="0" w:tentative="0">
      <w:start w:val="1"/>
      <w:numFmt w:val="decimal"/>
      <w:lvlText w:val="%1."/>
      <w:lvlJc w:val="left"/>
      <w:pPr>
        <w:ind w:left="425" w:hanging="425"/>
      </w:pPr>
      <w:rPr>
        <w:rFonts w:hint="default"/>
      </w:rPr>
    </w:lvl>
  </w:abstractNum>
  <w:abstractNum w:abstractNumId="8">
    <w:nsid w:val="5C11D4B9"/>
    <w:multiLevelType w:val="singleLevel"/>
    <w:tmpl w:val="5C11D4B9"/>
    <w:lvl w:ilvl="0" w:tentative="0">
      <w:start w:val="1"/>
      <w:numFmt w:val="decimal"/>
      <w:lvlText w:val="%1."/>
      <w:lvlJc w:val="left"/>
      <w:pPr>
        <w:ind w:left="425" w:hanging="425"/>
      </w:pPr>
      <w:rPr>
        <w:rFonts w:hint="default"/>
      </w:rPr>
    </w:lvl>
  </w:abstractNum>
  <w:abstractNum w:abstractNumId="9">
    <w:nsid w:val="6EE27DC8"/>
    <w:multiLevelType w:val="singleLevel"/>
    <w:tmpl w:val="6EE27DC8"/>
    <w:lvl w:ilvl="0" w:tentative="0">
      <w:start w:val="1"/>
      <w:numFmt w:val="decimal"/>
      <w:lvlText w:val="%1."/>
      <w:lvlJc w:val="left"/>
      <w:pPr>
        <w:ind w:left="425" w:hanging="425"/>
      </w:pPr>
      <w:rPr>
        <w:rFonts w:hint="default"/>
      </w:rPr>
    </w:lvl>
  </w:abstractNum>
  <w:abstractNum w:abstractNumId="10">
    <w:nsid w:val="7EC4F724"/>
    <w:multiLevelType w:val="singleLevel"/>
    <w:tmpl w:val="7EC4F724"/>
    <w:lvl w:ilvl="0" w:tentative="0">
      <w:start w:val="1"/>
      <w:numFmt w:val="decimal"/>
      <w:lvlText w:val="%1."/>
      <w:lvlJc w:val="left"/>
      <w:pPr>
        <w:ind w:left="425" w:hanging="425"/>
      </w:pPr>
      <w:rPr>
        <w:rFonts w:hint="default"/>
      </w:rPr>
    </w:lvl>
  </w:abstractNum>
  <w:abstractNum w:abstractNumId="11">
    <w:nsid w:val="7F458E54"/>
    <w:multiLevelType w:val="singleLevel"/>
    <w:tmpl w:val="7F458E54"/>
    <w:lvl w:ilvl="0" w:tentative="0">
      <w:start w:val="1"/>
      <w:numFmt w:val="decimal"/>
      <w:lvlText w:val="%1."/>
      <w:lvlJc w:val="left"/>
      <w:pPr>
        <w:ind w:left="425" w:hanging="425"/>
      </w:pPr>
      <w:rPr>
        <w:rFonts w:hint="default"/>
      </w:rPr>
    </w:lvl>
  </w:abstractNum>
  <w:num w:numId="1">
    <w:abstractNumId w:val="9"/>
  </w:num>
  <w:num w:numId="2">
    <w:abstractNumId w:val="3"/>
  </w:num>
  <w:num w:numId="3">
    <w:abstractNumId w:val="7"/>
  </w:num>
  <w:num w:numId="4">
    <w:abstractNumId w:val="10"/>
  </w:num>
  <w:num w:numId="5">
    <w:abstractNumId w:val="11"/>
  </w:num>
  <w:num w:numId="6">
    <w:abstractNumId w:val="6"/>
  </w:num>
  <w:num w:numId="7">
    <w:abstractNumId w:val="2"/>
  </w:num>
  <w:num w:numId="8">
    <w:abstractNumId w:val="0"/>
  </w:num>
  <w:num w:numId="9">
    <w:abstractNumId w:val="5"/>
  </w:num>
  <w:num w:numId="10">
    <w:abstractNumId w:val="4"/>
  </w:num>
  <w:num w:numId="11">
    <w:abstractNumId w:val="1"/>
  </w:num>
  <w:num w:numId="1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xr">
    <w15:presenceInfo w15:providerId="WPS Office" w15:userId="606783669"/>
  </w15:person>
  <w15:person w15:author="waldeinsamkeit">
    <w15:presenceInfo w15:providerId="WPS Office" w15:userId="4233760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0YjYwZWI3YTk0ZDFjOGVjNTMzNGM3ZTJlZmI3YjUifQ=="/>
  </w:docVars>
  <w:rsids>
    <w:rsidRoot w:val="00000000"/>
    <w:rsid w:val="01071CF0"/>
    <w:rsid w:val="053572BB"/>
    <w:rsid w:val="087B572E"/>
    <w:rsid w:val="356E2462"/>
    <w:rsid w:val="36D41575"/>
    <w:rsid w:val="3AAE3B67"/>
    <w:rsid w:val="611B62BE"/>
    <w:rsid w:val="69374DC8"/>
    <w:rsid w:val="6DDE51BB"/>
    <w:rsid w:val="7C852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2574</Words>
  <Characters>13399</Characters>
  <TotalTime>0</TotalTime>
  <ScaleCrop>false</ScaleCrop>
  <LinksUpToDate>false</LinksUpToDate>
  <CharactersWithSpaces>15840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2022-08-03T08:19:00Z</dcterms:created>
  <dc:creator>Apache POI</dc:creator>
  <cp:lastModifiedBy>waldeinsamkeit</cp:lastModifiedBy>
  <dcterms:modified xsi:type="dcterms:W3CDTF">2025-12-04T07:33:44Z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57C15F9B8D2E48AB90FFF8F345EDA32B</vt:lpwstr>
  </property>
  <property fmtid="{D5CDD505-2E9C-101B-9397-08002B2CF9AE}" pid="4" name="KSOTemplateDocerSaveRecord">
    <vt:lpwstr>eyJoZGlkIjoiMjJkNWNmMGFjNWY2ZWMyYjc5NDUxNWNmOTk3NzdlMDUiLCJ1c2VySWQiOiI2NjAxMzc3NzMifQ==</vt:lpwstr>
  </property>
</Properties>
</file>